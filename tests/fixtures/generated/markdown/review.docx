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C000001" w14:textId="77777777">
      <w:pPr>
        <w:pStyle w:val="Heading1"/>
      </w:pPr>
      <w:r>
        <w:t xml:space="preserve">Review</w:t>
      </w:r>
    </w:p>
    <w:p w14:paraId="7C000002" w14:textId="77777777">
      <w:r>
        <w:t xml:space="preserve">The fee is </w:t>
      </w:r>
      <w:del w:id="101" w:author="Alice" w:date="2026-09-30T10:00:00Z">
        <w:r>
          <w:delText xml:space="preserve">ten</w:delText>
        </w:r>
      </w:del>
      <w:ins w:id="102" w:author="Alice" w:date="2026-09-30T10:00:00Z">
        <w:r>
          <w:t xml:space="preserve">twelve</w:t>
        </w:r>
      </w:ins>
      <w:r>
        <w:t xml:space="preserve"> euros.</w:t>
      </w:r>
    </w:p>
    <w:p w14:paraId="7C000003" w14:textId="77777777">
      <w:r>
        <w:t xml:space="preserve">Bob </w:t>
      </w:r>
      <w:ins w:id="103" w:author="Bob" w:date="2026-10-01T11:30:00Z">
        <w:r>
          <w:t xml:space="preserve">carefully </w:t>
        </w:r>
      </w:ins>
      <w:r>
        <w:t xml:space="preserve">read it.</w:t>
      </w:r>
    </w:p>
    <w:p w14:paraId="7C000004" w14:textId="77777777">
      <w:r>
        <w:t xml:space="preserve">Moved from here: </w:t>
      </w:r>
      <w:moveFromRangeStart w:id="104" w:name="move1" w:author="Alice" w:date="2026-09-30T10:00:00Z"/>
      <w:moveFrom w:id="105" w:author="Alice" w:date="2026-09-30T10:00:00Z">
        <w:r>
          <w:t xml:space="preserve">the moved words</w:t>
        </w:r>
      </w:moveFrom>
      <w:moveFromRangeEnd w:id="104"/>
      <w:r>
        <w:t xml:space="preserve">.</w:t>
      </w:r>
    </w:p>
    <w:p w14:paraId="7C000005" w14:textId="77777777">
      <w:r>
        <w:t xml:space="preserve">Moved to here: </w:t>
      </w:r>
      <w:moveToRangeStart w:id="106" w:name="move1" w:author="Alice" w:date="2026-09-30T10:00:00Z"/>
      <w:moveTo w:id="107" w:author="Alice" w:date="2026-09-30T10:00:00Z">
        <w:r>
          <w:t xml:space="preserve">the moved words</w:t>
        </w:r>
      </w:moveTo>
      <w:moveToRangeEnd w:id="106"/>
      <w:r>
        <w:t xml:space="preserve">.</w:t>
      </w:r>
    </w:p>
    <w:p w14:paraId="7C000006" w14:textId="77777777">
      <w:pPr>
        <w:rPr>
          <w:del w:id="108" w:author="Bob" w:date="2026-10-01T11:30:00Z"/>
        </w:rPr>
      </w:pPr>
      <w:r>
        <w:t xml:space="preserve">This paragraph's mark is deleted, so it joins </w:t>
      </w:r>
    </w:p>
    <w:p w14:paraId="7C000007" w14:textId="77777777">
      <w:r>
        <w:t xml:space="preserve">the next one in the final view.</w:t>
      </w:r>
    </w:p>
    <w:p w14:paraId="7C000008" w14:textId="77777777">
      <w:pPr>
        <w:rPr>
          <w:ins w:id="110" w:author="Alice" w:date="2026-09-30T10:00:00Z"/>
        </w:rPr>
      </w:pPr>
      <w:ins w:id="109" w:author="Alice" w:date="2026-09-30T10:00:00Z">
        <w:r>
          <w:t xml:space="preserve">A whole inserted paragraph.</w:t>
        </w:r>
      </w:ins>
    </w:p>
    <w:p w14:paraId="7C000009" w14:textId="77777777">
      <w:pPr>
        <w:rPr>
          <w:del w:id="112" w:author="Bob" w:date="2026-10-01T11:30:00Z"/>
        </w:rPr>
      </w:pPr>
      <w:del w:id="111" w:author="Bob" w:date="2026-10-01T11:30:00Z">
        <w:r>
          <w:delText xml:space="preserve">A whole deleted paragraph.</w:delText>
        </w:r>
      </w:del>
    </w:p>
    <w:p w14:paraId="7C00000A" w14:textId="77777777">
      <w:r>
        <w:t xml:space="preserve">Text after the deleted paragraph.</w:t>
      </w:r>
    </w:p>
    <w:p w14:paraId="7C00000B" w14:textId="77777777">
      <w:r>
        <w:t xml:space="preserve">Now </w:t>
      </w:r>
      <w:r>
        <w:rPr>
          <w:b/>
          <w:rPrChange w:id="113" w:author="Bob" w:date="2026-10-01T11:30:00Z">
            <w:rPr/>
          </w:rPrChange>
        </w:rPr>
        <w:t>bold</w:t>
      </w:r>
      <w:r>
        <w:t xml:space="preserve"> by a revision.</w:t>
      </w:r>
    </w:p>
    <w:p w14:paraId="7C00000C" w14:textId="77777777">
      <w:pPr>
        <w:pStyle w:val="Heading2"/>
        <w:pPrChange w:id="114" w:author="Alice" w:date="2026-09-30T10:00:00Z">
          <w:pPr/>
        </w:pPrChange>
      </w:pPr>
      <w:r>
        <w:t xml:space="preserve">Made a heading</w:t>
      </w:r>
    </w:p>
    <w:p w14:paraId="7C00000D" w14:textId="77777777">
      <w:r>
        <w:t xml:space="preserve">A </w:t>
      </w:r>
      <w:commentRangeStart w:id="1"/>
      <w:r>
        <w:t xml:space="preserve">disputed</w:t>
      </w:r>
      <w:commentRangeEnd w:id="1"/>
      <w:r>
        <w:rPr>
          <w:rStyle w:val="CommentReference"/>
        </w:rPr>
        <w:commentReference w:id="1"/>
      </w:r>
      <w:r>
        <w:rPr>
          <w:rStyle w:val="CommentReference"/>
        </w:rPr>
        <w:commentReference w:id="2"/>
      </w:r>
      <w:r>
        <w:t xml:space="preserve"> clause.</w:t>
      </w:r>
    </w:p>
    <w:p w14:paraId="7C00000E" w14:textId="77777777">
      <w:r>
        <w:t xml:space="preserve">A </w:t>
      </w:r>
      <w:commentRangeStart w:id="3"/>
      <w:r>
        <w:t xml:space="preserve">settled</w:t>
      </w:r>
      <w:commentRangeEnd w:id="3"/>
      <w:r>
        <w:rPr>
          <w:rStyle w:val="CommentReference"/>
        </w:rPr>
        <w:commentReference w:id="3"/>
      </w:r>
      <w:r>
        <w:t xml:space="preserve"> point.</w:t>
      </w:r>
    </w:p>
    <w:p w14:paraId="7C00000F" w14:textId="77777777">
      <w:pPr>
        <w:rPr>
          <w:del w:id="115" w:author="Bob" w:date="2026-10-01T11:3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</w:tblGrid>
      <w:tr w14:paraId="7C000010" w14:textId="77777777">
        <w:trPr>
          <w:tblHeader/>
        </w:trPr>
        <w:tc>
          <w:tcPr>
            <w:tcW w:w="3000" w:type="dxa"/>
          </w:tcPr>
          <w:p w14:paraId="7C000011" w14:textId="77777777">
            <w:r>
              <w:t xml:space="preserve">Name</w:t>
            </w:r>
          </w:p>
        </w:tc>
        <w:tc>
          <w:tcPr>
            <w:tcW w:w="3000" w:type="dxa"/>
          </w:tcPr>
          <w:p w14:paraId="7C000012" w14:textId="77777777">
            <w:r>
              <w:t xml:space="preserve">Score</w:t>
            </w:r>
          </w:p>
        </w:tc>
      </w:tr>
      <w:tr w14:paraId="7C000013" w14:textId="77777777">
        <w:trPr>
          <w:del w:id="118" w:author="Bob" w:date="2026-10-01T11:30:00Z"/>
        </w:trPr>
        <w:tc>
          <w:tcPr>
            <w:tcW w:w="3000" w:type="dxa"/>
          </w:tcPr>
          <w:p w14:paraId="7C000014" w14:textId="77777777">
            <w:del w:id="116" w:author="Bob" w:date="2026-10-01T11:30:00Z">
              <w:r>
                <w:delText xml:space="preserve">Ann</w:delText>
              </w:r>
            </w:del>
          </w:p>
        </w:tc>
        <w:tc>
          <w:tcPr>
            <w:tcW w:w="3000" w:type="dxa"/>
          </w:tcPr>
          <w:p w14:paraId="7C000015" w14:textId="77777777">
            <w:del w:id="117" w:author="Bob" w:date="2026-10-01T11:30:00Z">
              <w:r>
                <w:delText xml:space="preserve">3</w:delText>
              </w:r>
            </w:del>
          </w:p>
        </w:tc>
      </w:tr>
      <w:tr w14:paraId="7C000016" w14:textId="77777777">
        <w:trPr>
          <w:ins w:id="121" w:author="Alice" w:date="2026-09-30T10:00:00Z"/>
        </w:trPr>
        <w:tc>
          <w:tcPr>
            <w:tcW w:w="3000" w:type="dxa"/>
          </w:tcPr>
          <w:p w14:paraId="7C000017" w14:textId="77777777">
            <w:ins w:id="119" w:author="Alice" w:date="2026-09-30T10:00:00Z">
              <w:r>
                <w:t xml:space="preserve">Ben</w:t>
              </w:r>
            </w:ins>
          </w:p>
        </w:tc>
        <w:tc>
          <w:tcPr>
            <w:tcW w:w="3000" w:type="dxa"/>
          </w:tcPr>
          <w:p w14:paraId="7C000018" w14:textId="77777777">
            <w:ins w:id="120" w:author="Alice" w:date="2026-09-30T10:00:00Z">
              <w:r>
                <w:t xml:space="preserve">4</w:t>
              </w:r>
            </w:ins>
          </w:p>
        </w:tc>
      </w:tr>
    </w:tbl>
    <w:p w14:paraId="7C000019" w14:textId="77777777">
      <w:r>
        <w:t xml:space="preserve">The last paragraph.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comment w:id="1" w:author="Alice" w:date="2026-09-30T10:00:00Z" w:initials="A">
    <w:p w14:paraId="5D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this right?</w:t>
      </w:r>
    </w:p>
  </w:comment>
  <w:comment w:id="2" w:author="Bob" w:date="2026-10-01T11:30:00Z" w:initials="B">
    <w:p w14:paraId="5D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Yes, it is.</w:t>
      </w:r>
    </w:p>
  </w:comment>
  <w:comment w:id="3" w:author="Bob" w:date="2026-10-01T11:30:00Z" w:initials="B">
    <w:p w14:paraId="5D000003" w14:textId="77777777">
      <w:pPr>
        <w:pStyle w:val="CommentText"/>
      </w:pPr>
      <w:r>
        <w:rPr>
          <w:rStyle w:val="CommentReference"/>
        </w:rPr>
        <w:annotationRef/>
      </w:r>
      <w:r>
        <w:t xml:space="preserve">Done.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5D000001" w15:done="0"/>
  <w15:commentEx w15:paraId="5D000002" w15:paraIdParent="5D000001" w15:done="0"/>
  <w15:commentEx w15:paraId="5D000003" w15:done="1"/>
</w15:commentsEx>
</file>

<file path=word/commentsIds.xml><?xml version="1.0" encoding="utf-8"?>
<w16cid:commentsIds xmlns:w16cid="http://schemas.microsoft.com/office/word/2016/wordml/cid" xmlns:mc="http://schemas.openxmlformats.org/markup-compatibility/2006" mc:Ignorable="w16cid">
  <w16cid:commentId w16cid:paraId="5D000001" w16cid:durableId="1A2B3C4D"/>
  <w16cid:commentId w16cid:paraId="5D000002" w16cid:durableId="2B3C4D5E"/>
</w16cid:commentsIds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qFormat/>
    <w:rPr>
      <w:sz w:val="56"/>
      <w:szCs w:val="56"/>
    </w:rPr>
  </w:style>
  <w:style w:type="paragraph" w:styleId="Heading1">
    <w:name w:val="heading 1"/>
    <w:basedOn w:val="Normal"/>
    <w:qFormat/>
    <w:pPr>
      <w:keepNext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0"/>
      <w:outlineLvl w:val="2"/>
    </w:pPr>
    <w:rPr>
      <w:b/>
      <w:sz w:val="24"/>
      <w:szCs w:val="24"/>
    </w:rPr>
  </w:style>
  <w:style w:type="paragraph" w:styleId="Heading7">
    <w:name w:val="heading 7"/>
    <w:basedOn w:val="Normal"/>
    <w:qFormat/>
    <w:pPr>
      <w:keepNext/>
      <w:spacing w:before="240" w:after="0"/>
      <w:outlineLvl w:val="6"/>
    </w:pPr>
    <w:rPr>
      <w:b/>
      <w:sz w:val="22"/>
      <w:szCs w:val="22"/>
    </w:rPr>
  </w:style>
  <w:style w:type="paragraph" w:styleId="Quote">
    <w:name w:val="Quote"/>
    <w:basedOn w:val="Normal"/>
    <w:qFormat/>
    <w:pPr>
      <w:ind w:left="864" w:right="864"/>
    </w:pPr>
    <w:rPr>
      <w:i/>
      <w:iCs/>
    </w:rPr>
  </w:style>
  <w:style w:type="paragraph" w:styleId="HTMLPreformatted">
    <w:name w:val="HTML Preformatted"/>
    <w:basedOn w:val="Normal"/>
    <w:qFormat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qFormat/>
  </w:style>
  <w:style w:type="paragraph" w:styleId="Footer">
    <w:name w:val="footer"/>
    <w:basedOn w:val="Normal"/>
    <w:qFormat/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563C1"/>
      <w:u w:val="single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rPr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CommentsEx" Type="http://schemas.microsoft.com/office/2011/relationships/commentsExtended" Target="commentsExtended.xml"/><Relationship Id="rIdCommentsIds" Type="http://schemas.microsoft.com/office/2016/09/relationships/commentsIds" Target="commentsIds.xml"/></Relationships>
</file>