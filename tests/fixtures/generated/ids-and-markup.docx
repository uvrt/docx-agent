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A2B3C01" w14:textId="77777777">
      <w:pPr>
        <w:pStyle w:val="Heading1"/>
      </w:pPr>
      <w:r>
        <w:t xml:space="preserve">Identifiers and markup</w:t>
      </w:r>
    </w:p>
    <w:p w14:paraId="1A2B3C02" w14:textId="77777777">
      <w:r>
        <w:t xml:space="preserve">Plain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runs.</w:t>
      </w:r>
    </w:p>
    <w:p>
      <w:r>
        <w:t xml:space="preserve">A paragraph with no paraId.</w:t>
      </w:r>
    </w:p>
    <w:p w14:paraId="2B3C4D05" w14:textId="77777777">
      <w:r>
        <w:t xml:space="preserve">First of three repeats.</w:t>
      </w:r>
    </w:p>
    <w:p w14:paraId="2B3C4D05" w14:textId="77777777">
      <w:r>
        <w:t xml:space="preserve">Second of three repeats.</w:t>
      </w:r>
    </w:p>
    <w:p w14:paraId="2B3C4D05" w14:textId="77777777">
      <w:r>
        <w:t xml:space="preserve">Third of three repeats.</w:t>
      </w:r>
    </w:p>
    <w:p w14:paraId="80000001" w14:textId="77777777">
      <w:r>
        <w:t xml:space="preserve">Out of range paraId.</w:t>
      </w:r>
    </w:p>
    <w:p w14:paraId="1A2B3C08">
      <w:r>
        <w:t xml:space="preserve">A paraId without a textId.</w:t>
      </w:r>
    </w:p>
    <w:p w14:paraId="1A2B3C09" w14:textId="77777777">
      <w:r>
        <w:t xml:space="preserve">Visit </w:t>
      </w:r>
      <w:hyperlink r:id="rIdLink" w:history="1">
        <w:r>
          <w:rPr>
            <w:rStyle w:val="Hyperlink"/>
          </w:rPr>
          <w:t xml:space="preserve">the </w:t>
        </w:r>
        <w:r>
          <w:rPr>
            <w:rStyle w:val="Hyperlink"/>
            <w:b/>
          </w:rPr>
          <w:t xml:space="preserve">site</w:t>
        </w:r>
      </w:hyperlink>
      <w:r>
        <w:t xml:space="preserve"> today.</w:t>
      </w:r>
    </w:p>
    <w:p w14:paraId="1A2B3C0A" w14:textId="77777777"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of the document.</w:t>
      </w:r>
    </w:p>
    <w:p w14:paraId="1A2B3C0B" w14:textId="77777777">
      <w:r>
        <w:t xml:space="preserve">Author: </w:t>
      </w:r>
      <w:fldSimple w:instr=" AUTHOR \* MERGEFORMAT ">
        <w:r>
          <w:t xml:space="preserve">Someone</w:t>
        </w:r>
      </w:fldSimple>
    </w:p>
    <w:p w14:paraId="1A2B3C0C" w14:textId="77777777">
      <w:r>
        <w:t xml:space="preserve">Name: </w:t>
      </w:r>
      <w:sdt>
        <w:sdtPr>
          <w:id w:val="101"/>
          <w:text/>
        </w:sdtPr>
        <w:sdtContent>
          <w:r>
            <w:t xml:space="preserve">Ada Lovelace</w:t>
          </w:r>
        </w:sdtContent>
      </w:sdt>
      <w:r>
        <w:t xml:space="preserve">.</w:t>
      </w:r>
    </w:p>
    <w:p w14:paraId="1A2B3C0D" w14:textId="77777777">
      <w:r>
        <w:t xml:space="preserve">Revenue grew </w:t>
      </w:r>
      <w:del w:id="201" w:author="Reviewer" w:date="2026-10-01T09:00:00Z">
        <w:r>
          <w:delText>12</w:delText>
        </w:r>
      </w:del>
      <w:ins w:id="202" w:author="Reviewer" w:date="2026-10-01T09:00:00Z">
        <w:r>
          <w:t xml:space="preserve">14</w:t>
        </w:r>
      </w:ins>
      <w:r>
        <w:t xml:space="preserve">% this year.</w:t>
      </w:r>
    </w:p>
    <w:p w14:paraId="1A2B3C0E" w14:textId="77777777">
      <w:r>
        <w:t xml:space="preserve">Moved from: </w:t>
      </w:r>
      <w:moveFromRangeStart w:id="203" w:name="move1" w:author="Reviewer" w:date="2026-10-01T09:00:00Z"/>
      <w:moveFrom w:id="204" w:author="Reviewer" w:date="2026-10-01T09:00:00Z">
        <w:r>
          <w:t>travelling words</w:t>
        </w:r>
      </w:moveFrom>
      <w:moveFromRangeEnd w:id="203"/>
    </w:p>
    <w:p w14:paraId="1A2B3C0F" w14:textId="77777777">
      <w:r>
        <w:t xml:space="preserve">Moved to: </w:t>
      </w:r>
      <w:moveToRangeStart w:id="205" w:name="move1" w:author="Reviewer" w:date="2026-10-01T09:00:00Z"/>
      <w:moveTo w:id="206" w:author="Reviewer" w:date="2026-10-01T09:00:00Z">
        <w:r>
          <w:t>travelling words</w:t>
        </w:r>
      </w:moveTo>
      <w:moveToRangeEnd w:id="205"/>
    </w:p>
    <w:p w14:paraId="1A2B3C10" w14:textId="77777777">
      <w:bookmarkStart w:id="0" w:name="span"/>
      <w:r>
        <w:t xml:space="preserve">A bookmark starts here</w:t>
      </w:r>
    </w:p>
    <w:p w14:paraId="1A2B3C11" w14:textId="77777777">
      <w:r>
        <w:t xml:space="preserve">and ends here.</w:t>
      </w:r>
      <w:bookmarkEnd w:id="0"/>
      <w:r>
        <w:rPr>
          <w:rStyle w:val="FootnoteReference"/>
        </w:rPr>
        <w:footnoteReference w:id="1"/>
      </w:r>
    </w:p>
    <w:p w14:paraId="1A2B3C12" w14:textId="77777777">
      <w:r>
        <w:t>Tab</w:t>
        <w:tab/>
        <w:t>then line</w:t>
        <w:br/>
        <w:t>break, non</w:t>
        <w:noBreakHyphen/>
        <w:t>breaking, soft</w:t>
        <w:softHyphen/>
        <w:t xml:space="preserve">hyphen, symbol </w:t>
        <w:sym w:font="Symbol" w:char="F061"/>
        <w:t>.</w:t>
      </w:r>
    </w:p>
    <w:p w14:paraId="1A2B3C13" w14:textId="77777777">
      <w:r>
        <w:t xml:space="preserve">A </w:t>
      </w:r>
      <w:commentRangeStart w:id="1"/>
      <w:r>
        <w:t xml:space="preserve">commented</w:t>
      </w:r>
      <w:commentRangeEnd w:id="1"/>
      <w:r>
        <w:commentReference w:id="1"/>
      </w:r>
      <w:r>
        <w:t xml:space="preserve"> word.</w:t>
      </w:r>
    </w:p>
    <w:sdt>
      <w:sdtPr>
        <w:id w:val="102"/>
        <w:richText/>
      </w:sdtPr>
      <w:sdtContent>
        <w:p w14:paraId="1A2B3C14" w14:textId="77777777">
          <w:r>
            <w:t xml:space="preserve">Inside a block content control.</w: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14:paraId="3C4D5E01" w14:textId="77777777">
        <w:tc>
          <w:tcPr>
            <w:tcW w:w="3000" w:type="dxa"/>
            <w:vMerge w:val="restart"/>
          </w:tcPr>
          <w:p w14:paraId="3C4D5E02" w14:textId="77777777">
            <w:r>
              <w:t xml:space="preserve">Merged down</w:t>
            </w:r>
          </w:p>
        </w:tc>
        <w:tc>
          <w:tcPr>
            <w:tcW w:w="6000" w:type="dxa"/>
            <w:gridSpan w:val="2"/>
          </w:tcPr>
          <w:p w14:paraId="3C4D5E03" w14:textId="77777777">
            <w:r>
              <w:t xml:space="preserve">Merged across</w:t>
            </w:r>
          </w:p>
        </w:tc>
      </w:tr>
      <w:tr w14:paraId="3C4D5E04" w14:textId="77777777">
        <w:tc>
          <w:tcPr>
            <w:tcW w:w="3000" w:type="dxa"/>
            <w:vMerge/>
          </w:tcPr>
          <w:p w14:paraId="3C4D5E05" w14:textId="77777777"/>
        </w:tc>
        <w:tc>
          <w:tcPr>
            <w:tcW w:w="3000" w:type="dxa"/>
          </w:tcPr>
          <w:p w14:paraId="3C4D5E06" w14:textId="77777777">
            <w:r>
              <w:t xml:space="preserve">B2</w:t>
            </w:r>
          </w:p>
        </w:tc>
        <w:tc>
          <w:tcPr>
            <w:tcW w:w="3000" w:type="dxa"/>
          </w:tcPr>
          <w:p w14:paraId="3C4D5E07" w14:textId="77777777">
            <w:r>
              <w:t xml:space="preserve">C2</w:t>
            </w:r>
          </w:p>
        </w:tc>
      </w:tr>
    </w:tbl>
    <w:p w14:paraId="1A2B3C15" w14:textId="77777777">
      <w:r>
        <w:t xml:space="preserve">After the table.</w:t>
      </w:r>
    </w:p>
    <w:p w14:paraId="1A2B3C16" w14:textId="77777777">
      <w:r>
        <w:br w:type="page"/>
      </w:r>
      <w:r>
        <w:t xml:space="preserve">Second page.</w:t>
      </w:r>
    </w:p>
    <w:p w14:paraId="1A2B3C17" w14:textId="77777777">
      <w:r>
        <w:t xml:space="preserve">The last paragraph.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1" w:author="Reviewer" w:date="2026-10-01T09:00:00Z" w:initials="RV">
    <w:p w14:paraId="6F708001" w14:textId="77777777">
      <w:r>
        <w:annotationRef/>
      </w:r>
      <w:r>
        <w:t xml:space="preserve">A comment.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4D5E6F02" w14:textId="77777777">
    <w:r>
      <w:t xml:space="preserve">Page </w:t>
    </w:r>
    <w:fldSimple w:instr=" PAGE ">
      <w:r>
        <w:t xml:space="preserve"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5E6F7001" w14:textId="77777777">
      <w:r>
        <w:separator/>
      </w:r>
    </w:p>
  </w:footnote>
  <w:footnote w:type="continuationSeparator" w:id="0">
    <w:p w14:paraId="5E6F7002" w14:textId="77777777">
      <w:r>
        <w:continuationSeparator/>
      </w:r>
    </w:p>
  </w:footnote>
  <w:footnote w:id="1">
    <w:p w14:paraId="5E6F7003" w14:textId="77777777">
      <w:pPr>
        <w:pStyle w:val="FootnoteText"/>
      </w:pPr>
      <w:r>
        <w:rPr>
          <w:rStyle w:val="FootnoteReference"/>
        </w:rPr>
        <w:footnoteRef/>
      </w:r>
      <w:r>
        <w:t xml:space="preserve"> A footnote.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4D5E6F01" w14:textId="77777777">
    <w:pPr>
      <w:pStyle w:val="Header"/>
    </w:pPr>
    <w:r>
      <w:t xml:space="preserve">A header.</w:t>
    </w:r>
  </w:p>
</w:hdr>
</file>

<file path=word/settings.xml><?xml version="1.0" encoding="utf-8"?>
<w:settings xmlns:w="http://schemas.openxmlformats.org/wordprocessingml/2006/main">
  <w:defaultTabStop w:val="708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Header">
    <w:name w:val="header"/>
    <w:basedOn w:val="Normal"/>
    <w:qFormat/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Relationship Id="rIdLink" Type="http://schemas.openxmlformats.org/officeDocument/2006/relationships/hyperlink" Target="https://example.com/" TargetMode="External"/></Relationships>
</file>