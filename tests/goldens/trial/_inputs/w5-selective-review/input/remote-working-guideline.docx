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B534E" w14:textId="4630598B">
      <w:pPr>
        <w:pStyle w:val="Heading1"/>
      </w:pPr>
      <w:r>
        <w:t>Remote Working Guideline</w:t>
      </w:r>
    </w:p>
    <w:p w14:paraId="4C32E1FB" w14:textId="58C17D47">
      <w:pPr>
        <w:pStyle w:val="Heading2"/>
      </w:pPr>
      <w:r>
        <w:t>Eligibility</w:t>
      </w:r>
    </w:p>
    <w:p w14:paraId="16425160" w14:textId="23BDF0DF">
      <w:r>
        <w:t xml:space="preserve">Employees who have completed their probation period may work remotely </w:t>
      </w:r>
      <w:del w:id="4" w:author="Bob Lindqvist" w:date="2026-09-21T14:30:00Z" w16du:dateUtc="2026-09-21T14:30:00Z">
        <w:r>
          <w:delText>up to three days a week</w:delText>
        </w:r>
      </w:del>
      <w:ins w:id="5" w:author="Bob Lindqvist" w:date="2026-09-21T14:30:00Z" w16du:dateUtc="2026-09-21T14:30:00Z">
        <w:r>
          <w:t>up to five days a week</w:t>
        </w:r>
      </w:ins>
      <w:r>
        <w:t xml:space="preserve">. </w:t>
      </w:r>
      <w:del w:id="0" w:author="Alice Moreau" w:date="2026-09-20T10:00:00Z" w16du:dateUtc="2026-09-20T10:00:00Z">
        <w:r>
          <w:delText>Team leads should agree</w:delText>
        </w:r>
      </w:del>
      <w:ins w:id="1" w:author="Alice Moreau" w:date="2026-09-20T10:00:00Z" w16du:dateUtc="2026-09-20T10:00:00Z">
        <w:r>
          <w:t>Team leads must agree</w:t>
        </w:r>
      </w:ins>
      <w:r>
        <w:t xml:space="preserve"> a schedule with each employee.</w:t>
      </w:r>
    </w:p>
    <w:p w14:paraId="3B212964" w14:textId="619A6E8C">
      <w:pPr>
        <w:pStyle w:val="Heading2"/>
      </w:pPr>
      <w:r>
        <w:t>Equipment</w:t>
      </w:r>
    </w:p>
    <w:p w14:paraId="12972045" w14:textId="39DC0282">
      <w:r>
        <w:t xml:space="preserve">The company provides </w:t>
      </w:r>
      <w:del w:id="11" w:author="Chen Wei" w:date="2026-09-22T08:15:00Z" w16du:dateUtc="2026-09-22T08:15:00Z">
        <w:r>
          <w:delText>a laptop and a headset</w:delText>
        </w:r>
      </w:del>
      <w:ins w:id="12" w:author="Chen Wei" w:date="2026-09-22T08:15:00Z" w16du:dateUtc="2026-09-22T08:15:00Z">
        <w:r>
          <w:t>a laptop, a headset and a monitor</w:t>
        </w:r>
      </w:ins>
      <w:r>
        <w:t xml:space="preserve">. Employees can claim up to </w:t>
      </w:r>
      <w:del w:id="6" w:author="Bob Lindqvist" w:date="2026-09-21T14:30:00Z" w16du:dateUtc="2026-09-21T14:30:00Z">
        <w:r>
          <w:delText>EUR 300</w:delText>
        </w:r>
      </w:del>
      <w:ins w:id="7" w:author="Bob Lindqvist" w:date="2026-09-21T14:30:00Z" w16du:dateUtc="2026-09-21T14:30:00Z">
        <w:r>
          <w:t>EUR 750</w:t>
        </w:r>
      </w:ins>
      <w:r>
        <w:t xml:space="preserve"> for office furniture once every three years.</w:t>
      </w:r>
    </w:p>
    <w:p w14:paraId="4B50F4CD" w14:textId="675EF9F9">
      <w:pPr>
        <w:pStyle w:val="Heading2"/>
      </w:pPr>
      <w:r>
        <w:t>Working hours</w:t>
      </w:r>
    </w:p>
    <w:p w14:paraId="77B9C794" w14:textId="473E978C">
      <w:r>
        <w:t>Core hours are 10:00 to 15:00.</w:t>
      </w:r>
      <w:del w:id="3" w:author="Alice Moreau" w:date="2026-09-20T10:00:00Z" w16du:dateUtc="2026-09-20T10:00:00Z">
        <w:r>
          <w:delText xml:space="preserve"> Outside core hours, employees choose when they work.</w:delText>
        </w:r>
      </w:del>
    </w:p>
    <w:p w14:paraId="69E36C9F" w14:textId="0DAC5866">
      <w:pPr>
        <w:pStyle w:val="Heading2"/>
      </w:pPr>
      <w:r>
        <w:t>Security</w:t>
      </w:r>
    </w:p>
    <w:p w14:paraId="058B17C9" w14:textId="12731CDD">
      <w:del w:id="8" w:author="Bob Lindqvist" w:date="2026-09-21T14:30:00Z" w16du:dateUtc="2026-09-21T14:30:00Z">
        <w:r>
          <w:delText xml:space="preserve">Use the company VPN on every network outside the office. </w:delText>
        </w:r>
      </w:del>
      <w:r>
        <w:t>Do not print confidential documents at home.</w:t>
      </w:r>
      <w:ins w:id="2" w:author="Alice Moreau" w:date="2026-09-20T10:00:00Z" w16du:dateUtc="2026-09-20T10:00:00Z">
        <w:r>
          <w:t xml:space="preserve"> Report a lost device to the service desk within 24 hours.</w:t>
        </w:r>
      </w:ins>
    </w:p>
    <w:p w14:paraId="6A70E1A8" w14:textId="48C5246E">
      <w:pPr>
        <w:pStyle w:val="Heading2"/>
      </w:pPr>
      <w:r>
        <w:t>Expenses</w:t>
      </w:r>
    </w:p>
    <w:p w14:paraId="73D22116" w14:textId="3977A0BE">
      <w:r>
        <w:t xml:space="preserve">Internet costs are covered by a monthly allowance of </w:t>
      </w:r>
      <w:del w:id="9" w:author="Chen Wei" w:date="2026-09-22T08:15:00Z" w16du:dateUtc="2026-09-22T08:15:00Z">
        <w:r>
          <w:delText>EUR 25</w:delText>
        </w:r>
      </w:del>
      <w:ins w:id="10" w:author="Chen Wei" w:date="2026-09-22T08:15:00Z" w16du:dateUtc="2026-09-22T08:15:00Z">
        <w:r>
          <w:t>EUR 30</w:t>
        </w:r>
      </w:ins>
      <w:r>
        <w:t>.</w:t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people.xml><?xml version="1.0" encoding="utf-8"?>
<w15:people xmlns:w15="http://schemas.microsoft.com/office/word/2012/wordml" xmlns:mc="http://schemas.openxmlformats.org/markup-compatibility/2006" mc:Ignorable="w15">
  <w15:person w15:author="Alice Moreau">
    <w15:presenceInfo w15:providerId="None" w15:userId="Alice Moreau"/>
  </w15:person>
  <w15:person w15:author="Bob Lindqvist">
    <w15:presenceInfo w15:providerId="None" w15:userId="Bob Lindqvist"/>
  </w15:person>
  <w15:person w15:author="Chen Wei">
    <w15:presenceInfo w15:providerId="None" w15:userId="Chen We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463</Characters>
  <Application>docx-agent</Application>
  <DocSecurity>0</DocSecurity>
  <Lines>0</Lines>
  <Paragraphs>11</Paragraphs>
  <ScaleCrop>false</ScaleCrop>
  <Company/>
  <LinksUpToDate>false</LinksUpToDate>
  <CharactersWithSpaces>545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Remote working guideline</dc:title>
  <dc:subject/>
  <dc:creator>People team</dc:creator>
  <cp:keywords/>
  <dc:description/>
  <cp:lastModifiedBy>People team</cp:lastModifiedBy>
  <cp:revision>1</cp:revision>
  <dcterms:created xsi:type="dcterms:W3CDTF">2026-09-28T09:00:00Z</dcterms:created>
  <dcterms:modified xsi:type="dcterms:W3CDTF">2026-09-28T09:00:00Z</dcterms:modified>
</cp:coreProperties>
</file>